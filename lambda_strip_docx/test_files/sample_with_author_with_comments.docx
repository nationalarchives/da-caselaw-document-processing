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'http://schemas.openxmlformats.org/package/2006/relationships'>
  <Relationship Id='rId1' Type='http://schemas.openxmlformats.org/officeDocument/2006/relationships/officeDocument' Target='word/document.xml'/>
  <Relationship Id='rId2' Type='http://schemas.openxmlformats.org/package/2006/relationships/metadata/core-properties' Target='docProps/core.xml'/>
  <Relationship Id='rId3' Type='http://schemas.openxmlformats.org/officeDocument/2006/relationships/extended-properties' Target='docProps/app.xml'/>
</Relationships>
</file>

<file path=word/document.xml><?xml version="1.0" encoding="utf-8"?>
<w:document xmlns:w="http://schemas.openxmlformats.org/wordprocessingml/2006/main" xmlns:w15="http://schemas.microsoft.com/office/word/2012/wordml">
  <w:body>
    <w:p w15:author="Alice Johnson" w15:userId="11111">
      <w:pPr>
        <w:pStyle w:val="Normal"/>
      </w:pPr>
      <w:r w:author="Alice Johnson">
        <w:t>This is an enhanced sample document with comprehensive author metadata, including </w:t>
      </w:r>
      <w:commentRangeStart w:id="0"/>
      <w:r w:author="Alice Johnson">
        <w:t>tracked changes</w:t>
      </w:r>
      <w:commentRangeEnd w:id="0"/>
      <w:r>
        <w:commentReference w:id="0"/>
      </w:r>
      <w:r w:author="Alice Johnson">
        <w:t> and comments from multiple authors.</w:t>
      </w:r>
    </w:p>
    <w:p>
      <w:pPr>
        <w:pStyle w:val="Normal"/>
      </w:pPr>
      <w:r>
        <w:t>The following sentence contains </w:t>
      </w:r>
      <w:del w:id="1" w:author="Bob Smith" w15:userId="22222" w:date="2023-01-01T14:15:00Z">
        <w:r>
          <w:delText>old text that was removed</w:delText>
        </w:r>
      </w:del>
      <w:ins w:id="2" w:author="Bob Smith" w15:userId="22222" w:date="2023-01-01T14:16:00Z">
        <w:r>
          <w:t>new replacement text</w:t>
        </w:r>
      </w:ins>
      <w:r>
        <w:t> by Bob Smith during review.</w:t>
      </w:r>
    </w:p>
    <w:p>
      <w:pPr>
        <w:pStyle w:val="Normal"/>
      </w:pPr>
      <w:commentRangeStart w:id="1"/>
      <w:r w:author="Carol Davis">
        <w:t>This paragraph was modified by Carol Davis and has her comment.</w:t>
      </w:r>
      <w:commentRangeEnd w:id="1"/>
      <w:r>
        <w:commentReference w:id="1"/>
      </w:r>
    </w:p>
    <w:p w15:author="Carol Davis" w15:userId="33333">
      <w:pPr>
        <w:pStyle w:val="Normal"/>
      </w:pPr>
      <w:r w:author="Carol Davis">
        <w:t>Additional content added by Carol includes </w:t>
      </w:r>
      <w:ins w:id="3" w:author="Carol Davis" w15:userId="33333" w:date="2023-01-02T10:00:00Z">
        <w:r>
          <w:t>this inserted text</w:t>
        </w:r>
      </w:ins>
      <w:r w:author="Carol Davis">
        <w:t> and some </w:t>
      </w:r>
      <w:del w:id="4" w:author="Carol Davis" w15:userId="33333" w:date="2023-01-02T10:05:00Z">
        <w:r>
          <w:delText>deleted content</w:delText>
        </w:r>
      </w:del>
      <w:commentRangeStart w:id="2"/>
      <w:r w:author="Carol Davis">
        <w:t>final review notes</w:t>
      </w:r>
      <w:commentRangeEnd w:id="2"/>
      <w:r>
        <w:commentReference w:id="2"/>
      </w:r>
      <w:r w:author="Carol Davis">
        <w:t>.</w:t>
      </w:r>
    </w:p>
  </w:body>
</w:document>
</file>

<file path=word/comments.xml><?xml version="1.0" encoding="utf-8"?>
<w:comments xmlns:w="http://schemas.openxmlformats.org/wordprocessingml/2006/main" xmlns:w15="http://schemas.microsoft.com/office/word/2012/wordml">
  <w:comment w:id="0" w:author="Alice Johnson" w15:userId="11111" w:date="2023-01-01T10:00:00Z" w:initials="AJ">
    <w:p>
      <w:pPr>
        <w:pStyle w:val="CommentText"/>
      </w:pPr>
      <w:r>
        <w:t>This needs to be reviewed for legal accuracy.</w:t>
      </w:r>
    </w:p>
  </w:comment>
  <w:comment w:id="1" w:author="Bob Smith" w15:userId="22222" w:date="2023-01-01T14:00:00Z" w:initials="BS">
    <w:p>
      <w:pPr>
        <w:pStyle w:val="CommentText"/>
      </w:pPr>
      <w:r>
        <w:t>Consider rephrasing this section for clarity.</w:t>
      </w:r>
    </w:p>
  </w:comment>
  <w:comment w:id="2" w:author="Carol Davis" w15:userId="33333" w:date="2023-01-02T09:30:00Z" w:initials="CD">
    <w:p>
      <w:pPr>
        <w:pStyle w:val="CommentText"/>
      </w:pPr>
      <w:r>
        <w:t>This change looks good to me.</w:t>
      </w:r>
    </w:p>
  </w:comment>
</w:comments>
</file>

<file path=word/_rels/document.xml.rels><?xml version='1.0' encoding='UTF-8' standalone='yes'?>
<Relationships xmlns='http://schemas.openxmlformats.org/package/2006/relationships'>
  <Relationship Id='rId1' Type='http://schemas.openxmlformats.org/officeDocument/2006/relationships/comments' Target='comments.xml'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Enhanced Sample Document with Comments and Tracked Changes</dc:title>
  <dc:creator>Alice Johnson</dc:creator>
  <cp:lastModifiedBy>Bob Smith</cp:lastModifiedBy>
  <cp:revision>3</cp:revision>
  <dcterms:created xsi:type="dcterms:W3CDTF">2023-01-01T09:00:00Z</dcterms:created>
  <dcterms:modified xsi:type="dcterms:W3CDTF">2023-01-02T15:30:00Z</dcterms:modified>
</cp:coreProperties>
</file>